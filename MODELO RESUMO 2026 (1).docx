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12EC6" w14:textId="775C8941" w:rsidR="00000000" w:rsidRPr="00D43589" w:rsidRDefault="006F358C" w:rsidP="001E29AC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0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r w:rsidRPr="006F358C">
        <w:rPr>
          <w:rFonts w:ascii="Times New Roman" w:hAnsi="Times New Roman"/>
          <w:b/>
          <w:color w:val="000000" w:themeColor="text1"/>
          <w:sz w:val="28"/>
        </w:rPr>
        <w:t>Impacto social da tecnologia</w:t>
      </w:r>
    </w:p>
    <w:p w14:paraId="434C6D26" w14:textId="77777777" w:rsidR="00A866D7" w:rsidRPr="00D43589" w:rsidRDefault="00A866D7" w:rsidP="0030327C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8"/>
          <w:szCs w:val="24"/>
          <w:rPrChange w:id="1" w:author="Isabella" w:date="2026-10-06T20:20:00Z">
            <w:rPr>
              <w:rFonts w:ascii="Times New Roman" w:hAnsi="Times New Roman" w:cs="Times New Roman"/>
              <w:b/>
              <w:sz w:val="28"/>
              <w:szCs w:val="24"/>
            </w:rPr>
          </w:rPrChange>
        </w:rPr>
      </w:pPr>
      <w:commentRangeStart w:id="2"/>
    </w:p>
    <w:p w14:paraId="66041129" w14:textId="0F9218D9" w:rsidR="0072291A" w:rsidRPr="00D43589" w:rsidRDefault="006D5DF8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ins w:id="4" w:author="Isabella" w:date="2026-10-06T19:05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5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ISABELLA LUIZA DOS SANTOS SOUZA, E</w:t>
        </w:r>
      </w:ins>
      <w:ins w:id="6" w:author="Isabella" w:date="2026-10-06T19:11:00Z">
        <w:r w:rsidRPr="00D43589">
          <w:rPr>
            <w:rFonts w:ascii="Times New Roman" w:hAnsi="Times New Roman" w:cs="Times New Roman"/>
            <w:color w:val="000000" w:themeColor="text1"/>
            <w:sz w:val="24"/>
            <w:szCs w:val="24"/>
            <w:rPrChange w:id="7" w:author="Isabella" w:date="2026-10-06T20:20:00Z">
              <w:rPr>
                <w:rFonts w:ascii="Times New Roman" w:hAnsi="Times New Roman" w:cs="Times New Roman"/>
                <w:color w:val="1F4E79"/>
                <w:sz w:val="24"/>
                <w:szCs w:val="24"/>
              </w:rPr>
            </w:rPrChange>
          </w:rPr>
          <w:t>SPECIALISTA.</w:t>
        </w:r>
      </w:ins>
      <w:r w:rsidR="0072291A"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8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[NOME COMPLETO DO ORIENTADOR E TITULAÇÃO]</w:t>
      </w:r>
      <w:r w:rsidR="0072291A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9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1"/>
      </w:r>
    </w:p>
    <w:p w14:paraId="4513413D" w14:textId="00342D51" w:rsidR="00FC70D8" w:rsidRPr="00D43589" w:rsidRDefault="00595417" w:rsidP="0072291A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3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37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r w:rsidR="006F358C">
        <w:rPr>
          <w:rFonts w:ascii="Times New Roman" w:hAnsi="Times New Roman" w:cs="Times New Roman"/>
          <w:color w:val="000000" w:themeColor="text1"/>
          <w:sz w:val="24"/>
          <w:szCs w:val="24"/>
        </w:rPr>
        <w:t>Sofia Cristina Alves</w:t>
      </w: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38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1]</w:t>
      </w:r>
      <w:r w:rsidR="00FC70D8"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39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2"/>
      </w:r>
    </w:p>
    <w:p w14:paraId="0EBA97DB" w14:textId="4A2A8D2A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3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4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r w:rsidR="006F358C">
        <w:rPr>
          <w:rFonts w:ascii="Times New Roman" w:hAnsi="Times New Roman" w:cs="Times New Roman"/>
          <w:color w:val="000000" w:themeColor="text1"/>
          <w:sz w:val="24"/>
          <w:szCs w:val="24"/>
        </w:rPr>
        <w:t>Mikael Henrique</w:t>
      </w: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45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46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3"/>
      </w:r>
    </w:p>
    <w:p w14:paraId="2760661B" w14:textId="61AAEB6A" w:rsidR="00595417" w:rsidRPr="00D43589" w:rsidRDefault="00595417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49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50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[</w:t>
      </w:r>
      <w:r w:rsidR="006F358C">
        <w:rPr>
          <w:rFonts w:ascii="Times New Roman" w:hAnsi="Times New Roman" w:cs="Times New Roman"/>
          <w:color w:val="000000" w:themeColor="text1"/>
          <w:sz w:val="24"/>
          <w:szCs w:val="24"/>
        </w:rPr>
        <w:t>Jose Leandro</w:t>
      </w:r>
      <w:r w:rsidRPr="00D43589">
        <w:rPr>
          <w:rFonts w:ascii="Times New Roman" w:hAnsi="Times New Roman" w:cs="Times New Roman"/>
          <w:color w:val="000000" w:themeColor="text1"/>
          <w:sz w:val="24"/>
          <w:szCs w:val="24"/>
          <w:rPrChange w:id="51" w:author="Isabella" w:date="2026-10-06T20:20:00Z">
            <w:rPr>
              <w:rFonts w:ascii="Times New Roman" w:hAnsi="Times New Roman" w:cs="Times New Roman"/>
              <w:color w:val="1F4E79"/>
              <w:sz w:val="24"/>
              <w:szCs w:val="24"/>
            </w:rPr>
          </w:rPrChange>
        </w:rPr>
        <w:t>]</w:t>
      </w:r>
      <w:r w:rsidRPr="00D43589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  <w:rPrChange w:id="52" w:author="Isabella" w:date="2026-10-06T20:20:00Z">
            <w:rPr>
              <w:rStyle w:val="Refdenotaderodap"/>
              <w:rFonts w:ascii="Times New Roman" w:hAnsi="Times New Roman" w:cs="Times New Roman"/>
              <w:sz w:val="24"/>
              <w:szCs w:val="24"/>
            </w:rPr>
          </w:rPrChange>
        </w:rPr>
        <w:footnoteReference w:id="4"/>
      </w:r>
      <w:commentRangeEnd w:id="2"/>
      <w:r w:rsidR="001736FF" w:rsidRPr="00D43589">
        <w:rPr>
          <w:rStyle w:val="Refdecomentrio"/>
          <w:rFonts w:ascii="Times New Roman" w:hAnsi="Times New Roman" w:cs="Times New Roman"/>
          <w:color w:val="000000" w:themeColor="text1"/>
          <w:sz w:val="24"/>
          <w:szCs w:val="24"/>
          <w:rPrChange w:id="55" w:author="Isabella" w:date="2026-10-06T20:20:00Z">
            <w:rPr>
              <w:rStyle w:val="Refdecomentrio"/>
              <w:rFonts w:ascii="Times New Roman" w:hAnsi="Times New Roman" w:cs="Times New Roman"/>
              <w:sz w:val="24"/>
              <w:szCs w:val="24"/>
            </w:rPr>
          </w:rPrChange>
        </w:rPr>
        <w:commentReference w:id="2"/>
      </w:r>
    </w:p>
    <w:p w14:paraId="3839E077" w14:textId="77777777" w:rsidR="00595417" w:rsidRPr="00D43589" w:rsidRDefault="00595417" w:rsidP="00FC70D8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  <w:rPrChange w:id="56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1F651A16" w14:textId="77777777" w:rsidR="00595417" w:rsidRPr="00D43589" w:rsidRDefault="00595417" w:rsidP="00F670B9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7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4A68434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32A79F0" w14:textId="77777777" w:rsidR="00F670B9" w:rsidRPr="00D43589" w:rsidRDefault="00F670B9" w:rsidP="00F670B9">
      <w:pPr>
        <w:spacing w:after="0"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5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0F94A4C3" w14:textId="77777777" w:rsidR="00A866D7" w:rsidRPr="00D43589" w:rsidDel="006D5DF8" w:rsidRDefault="00A866D7" w:rsidP="00AD1B1B">
      <w:pPr>
        <w:spacing w:after="0" w:line="240" w:lineRule="auto"/>
        <w:jc w:val="both"/>
        <w:rPr>
          <w:del w:id="60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1" w:author="Isabella" w:date="2026-10-06T20:20:00Z">
            <w:rPr>
              <w:del w:id="62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63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64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RESUMO</w:t>
      </w:r>
      <w:commentRangeEnd w:id="63"/>
      <w:r w:rsidR="0030327C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65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63"/>
      </w:r>
    </w:p>
    <w:p w14:paraId="548185A3" w14:textId="77777777" w:rsidR="00CF7C84" w:rsidRPr="00D43589" w:rsidDel="006D5DF8" w:rsidRDefault="00CF7C84" w:rsidP="00AD1B1B">
      <w:pPr>
        <w:spacing w:after="0" w:line="240" w:lineRule="auto"/>
        <w:jc w:val="both"/>
        <w:rPr>
          <w:del w:id="66" w:author="Isabella" w:date="2026-10-06T19:05:00Z"/>
          <w:rFonts w:ascii="Times New Roman" w:hAnsi="Times New Roman" w:cs="Times New Roman"/>
          <w:b/>
          <w:color w:val="000000" w:themeColor="text1"/>
          <w:sz w:val="24"/>
          <w:szCs w:val="24"/>
          <w:rPrChange w:id="67" w:author="Isabella" w:date="2026-10-06T20:20:00Z">
            <w:rPr>
              <w:del w:id="68" w:author="Isabella" w:date="2026-10-06T19:05:00Z"/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2CFCC3D3" w14:textId="77777777" w:rsidR="00A52048" w:rsidRDefault="00AE49E2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4"/>
        </w:rPr>
      </w:pPr>
      <w:del w:id="69" w:author="Isabella" w:date="2026-10-06T19:05:00Z">
        <w:r w:rsidRPr="00D43589" w:rsidDel="006D5DF8">
          <w:rPr>
            <w:rFonts w:ascii="Times New Roman" w:hAnsi="Times New Roman"/>
            <w:b/>
            <w:color w:val="000000" w:themeColor="text1"/>
            <w:sz w:val="24"/>
            <w:rPrChange w:id="70" w:author="Isabella" w:date="2026-10-06T20:20:00Z">
              <w:rPr>
                <w:rFonts w:ascii="Times New Roman" w:hAnsi="Times New Roman"/>
                <w:b/>
                <w:color w:val="C00000"/>
                <w:sz w:val="24"/>
              </w:rPr>
            </w:rPrChange>
          </w:rPr>
          <w:delText xml:space="preserve">INSTRUÇÃO: </w:delText>
        </w:r>
        <w:r w:rsidRPr="00D43589" w:rsidDel="006D5DF8">
          <w:rPr>
            <w:rFonts w:ascii="Times New Roman" w:hAnsi="Times New Roman"/>
            <w:i/>
            <w:color w:val="000000" w:themeColor="text1"/>
            <w:sz w:val="24"/>
            <w:rPrChange w:id="71" w:author="Isabella" w:date="2026-10-06T20:20:00Z">
              <w:rPr>
                <w:rFonts w:ascii="Times New Roman" w:hAnsi="Times New Roman"/>
                <w:i/>
                <w:color w:val="C00000"/>
                <w:sz w:val="24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r w:rsidRPr="00D43589">
        <w:rPr>
          <w:rFonts w:ascii="Times New Roman" w:hAnsi="Times New Roman"/>
          <w:i/>
          <w:color w:val="000000" w:themeColor="text1"/>
          <w:sz w:val="24"/>
          <w:rPrChange w:id="72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i/>
          <w:color w:val="000000" w:themeColor="text1"/>
          <w:sz w:val="24"/>
          <w:rPrChange w:id="73" w:author="Isabella" w:date="2026-10-06T20:20:00Z">
            <w:rPr>
              <w:rFonts w:ascii="Times New Roman" w:hAnsi="Times New Roman"/>
              <w:i/>
              <w:color w:val="C00000"/>
              <w:sz w:val="24"/>
            </w:rPr>
          </w:rPrChange>
        </w:rPr>
        <w:br/>
      </w:r>
      <w:r w:rsidRPr="00D43589">
        <w:rPr>
          <w:rFonts w:ascii="Times New Roman" w:hAnsi="Times New Roman"/>
          <w:bCs/>
          <w:color w:val="000000" w:themeColor="text1"/>
          <w:sz w:val="24"/>
          <w:rPrChange w:id="74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 xml:space="preserve">[INTRODUÇÃO — </w:t>
      </w:r>
      <w:r w:rsidR="00A52048" w:rsidRPr="00A52048">
        <w:rPr>
          <w:rFonts w:ascii="Times New Roman" w:hAnsi="Times New Roman"/>
          <w:bCs/>
          <w:color w:val="000000" w:themeColor="text1"/>
          <w:sz w:val="24"/>
        </w:rPr>
        <w:t>A influência da tecnologia na comunicação e nas relações sociais</w:t>
      </w:r>
      <w:r w:rsidR="00A52048">
        <w:rPr>
          <w:rFonts w:ascii="Times New Roman" w:hAnsi="Times New Roman"/>
          <w:bCs/>
          <w:color w:val="000000" w:themeColor="text1"/>
          <w:sz w:val="24"/>
        </w:rPr>
        <w:t xml:space="preserve"> </w:t>
      </w:r>
      <w:r w:rsidR="00A52048" w:rsidRPr="00A52048">
        <w:rPr>
          <w:rFonts w:ascii="Times New Roman" w:hAnsi="Times New Roman"/>
          <w:bCs/>
          <w:color w:val="000000" w:themeColor="text1"/>
          <w:sz w:val="24"/>
        </w:rPr>
        <w:t>analisando como o avanço das tecnologias digitais modificou a forma como as pessoas se comunicam e estabelecem relações no cotidiano.</w:t>
      </w:r>
      <w:r w:rsidR="00A52048">
        <w:rPr>
          <w:rFonts w:ascii="Times New Roman" w:hAnsi="Times New Roman"/>
          <w:bCs/>
          <w:color w:val="000000" w:themeColor="text1"/>
          <w:sz w:val="24"/>
        </w:rPr>
        <w:t xml:space="preserve"> </w:t>
      </w:r>
    </w:p>
    <w:p w14:paraId="10589C11" w14:textId="77777777" w:rsidR="00A52048" w:rsidRDefault="00A52048" w:rsidP="00A52048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4"/>
        </w:rPr>
      </w:pPr>
    </w:p>
    <w:p w14:paraId="07F0A2EC" w14:textId="6EEE45FA" w:rsidR="00623E37" w:rsidRPr="00D43589" w:rsidRDefault="00A52048" w:rsidP="00A52048">
      <w:pPr>
        <w:spacing w:after="0" w:line="240" w:lineRule="auto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  <w:rPrChange w:id="7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  <w:r w:rsidRPr="00A52048">
        <w:rPr>
          <w:rFonts w:ascii="Times New Roman" w:hAnsi="Times New Roman"/>
          <w:bCs/>
          <w:color w:val="000000" w:themeColor="text1"/>
          <w:sz w:val="24"/>
        </w:rPr>
        <w:t>A tecnologia está cada vez mais presente no cotidiano e tem se transformado na maneira como as pessoas se comunicam e estabelecem relações sociais. O uso de redes sociais, aplicativos de mensagens e outras plataformas digitais facilitam a comunicação e aproximam pessoas de diferentes lugares. Essas tecnologias também podem mudar a forma como as pessoas interagem presencialmente. Dessa maneira, estudar essa influência é importante para compreender as mudanças provocadas pelas relações sociais.</w:t>
      </w:r>
      <w:r w:rsidRPr="00A52048">
        <w:rPr>
          <w:rFonts w:ascii="Times New Roman" w:hAnsi="Times New Roman"/>
          <w:bCs/>
          <w:color w:val="000000" w:themeColor="text1"/>
          <w:sz w:val="24"/>
        </w:rPr>
        <w:t xml:space="preserve"> 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76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 xml:space="preserve">[METODOLOGIA — </w:t>
      </w:r>
      <w:r w:rsidRPr="00A52048">
        <w:rPr>
          <w:rFonts w:ascii="Times New Roman" w:hAnsi="Times New Roman"/>
          <w:bCs/>
          <w:color w:val="000000" w:themeColor="text1"/>
          <w:sz w:val="24"/>
        </w:rPr>
        <w:t>Trata-se de uma revisão de literatura qualitativa. Foram selecionados três artigos publicados entre 2022 e 2024, que tratam de tecnologias digitais, internet e relações interpessoais, disponíveis em periódicos científicos de acesso aberto. Os textos foram lidos na íntegra e fichados quanto a problema, objetivo, método, resultados e limitações. Em seguida, foram comparados e organizados em dois eixos: tecnologia para criar e manter vínculos; e riscos do uso excessivo e busca por uso equilibrado. Por reunir apenas três estudos, a análise tem caráter exploratório.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77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]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78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79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 xml:space="preserve">[DESENVOLVIMENTO — </w:t>
      </w:r>
      <w:r w:rsidRPr="00A52048">
        <w:rPr>
          <w:rFonts w:ascii="Times New Roman" w:hAnsi="Times New Roman"/>
          <w:bCs/>
          <w:color w:val="000000" w:themeColor="text1"/>
          <w:sz w:val="24"/>
        </w:rPr>
        <w:t>Pontos fortes: método descrito com clareza, foco em estudos de vários países (muitos brasileiros) e conclusão equilibrada, que evita dizer que a internet é "boa" ou "ruim". Fragilidades: é uma revisão narrativa (não sistemática), então a seleção dos artigos tem mais subjetividade. Os estudos são de 2011 a 2020, incluem redes antigas como o Orkut e não cobrem o uso atual de celular e aplicativos. Relações amorosas foram excluídas. Concordância: a ideia de que o efeito depende do uso aparece também em Costa Júnior (2024). Divergência: é mais otimista que Hao et al. (2022), que trata do uso excessivo.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80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]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81" w:author="Isabella" w:date="2026-10-06T20:20:00Z">
            <w:rPr>
              <w:rFonts w:ascii="Times New Roman" w:hAnsi="Times New Roman"/>
              <w:sz w:val="24"/>
            </w:rPr>
          </w:rPrChange>
        </w:rPr>
        <w:t xml:space="preserve"> 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82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[</w:t>
      </w:r>
      <w:r w:rsidRPr="00A52048">
        <w:rPr>
          <w:rFonts w:ascii="Times New Roman" w:hAnsi="Times New Roman"/>
          <w:bCs/>
          <w:color w:val="000000" w:themeColor="text1"/>
          <w:sz w:val="24"/>
        </w:rPr>
        <w:t xml:space="preserve">A internet ajudou a iniciar relações (por exemplo, migrantes e grupos de apoio) e principalmente, a manter relações que já </w:t>
      </w:r>
      <w:r w:rsidRPr="00A52048">
        <w:rPr>
          <w:rFonts w:ascii="Times New Roman" w:hAnsi="Times New Roman"/>
          <w:bCs/>
          <w:color w:val="000000" w:themeColor="text1"/>
          <w:sz w:val="24"/>
        </w:rPr>
        <w:lastRenderedPageBreak/>
        <w:t>existiam, funcionando como extensão do mundo offline. Também mostrou o contato só virtual foi visto como insuficiente para relações mais íntimas e apareceu ligado a solidão, vício em internet e perda de privacidade. Entre pessoas mais velhas, a tecnologia não substituiu o contato presencial, mas fortaleceu vínculos, inclusive entre avós e netos. As autoras concluem que o efeito é ambíguo e depende de como a internet é usada.</w:t>
      </w:r>
      <w:r w:rsidR="00AE49E2" w:rsidRPr="00D43589">
        <w:rPr>
          <w:rFonts w:ascii="Times New Roman" w:hAnsi="Times New Roman"/>
          <w:bCs/>
          <w:color w:val="000000" w:themeColor="text1"/>
          <w:sz w:val="24"/>
          <w:rPrChange w:id="83" w:author="Isabella" w:date="2026-10-06T20:20:00Z">
            <w:rPr>
              <w:rFonts w:ascii="Times New Roman" w:hAnsi="Times New Roman"/>
              <w:b/>
              <w:color w:val="1F4E79"/>
              <w:sz w:val="24"/>
            </w:rPr>
          </w:rPrChange>
        </w:rPr>
        <w:t>]</w:t>
      </w:r>
    </w:p>
    <w:p w14:paraId="35A6F002" w14:textId="77777777" w:rsidR="004708DB" w:rsidRPr="00D43589" w:rsidRDefault="004708DB" w:rsidP="004708DB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rPrChange w:id="84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p w14:paraId="4E6E9146" w14:textId="69EEA8E3" w:rsidR="004708DB" w:rsidRPr="00D43589" w:rsidRDefault="00ED28C6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5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r w:rsidRPr="00D43589">
        <w:rPr>
          <w:rFonts w:ascii="Times New Roman" w:hAnsi="Times New Roman"/>
          <w:b/>
          <w:color w:val="000000" w:themeColor="text1"/>
          <w:sz w:val="24"/>
          <w:rPrChange w:id="86" w:author="Isabella" w:date="2026-10-06T20:20:00Z">
            <w:rPr>
              <w:rFonts w:ascii="Times New Roman" w:hAnsi="Times New Roman"/>
              <w:b/>
              <w:sz w:val="24"/>
            </w:rPr>
          </w:rPrChange>
        </w:rPr>
        <w:t xml:space="preserve">Palavras-chave: </w:t>
      </w:r>
      <w:r w:rsidRPr="00D43589">
        <w:rPr>
          <w:rFonts w:ascii="Times New Roman" w:hAnsi="Times New Roman"/>
          <w:color w:val="000000" w:themeColor="text1"/>
          <w:sz w:val="24"/>
          <w:rPrChange w:id="87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</w:t>
      </w:r>
      <w:r w:rsidR="00A52048" w:rsidRPr="00A52048">
        <w:rPr>
          <w:rFonts w:ascii="Times New Roman" w:hAnsi="Times New Roman"/>
          <w:color w:val="000000" w:themeColor="text1"/>
          <w:sz w:val="24"/>
        </w:rPr>
        <w:t>tecnologias digitais; comunicação; relações sociais]</w:t>
      </w:r>
    </w:p>
    <w:p w14:paraId="02C810A3" w14:textId="77777777" w:rsidR="00C259E1" w:rsidRPr="00D43589" w:rsidRDefault="00C259E1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8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</w:p>
    <w:p w14:paraId="5032E766" w14:textId="77777777" w:rsidR="007641CF" w:rsidRPr="00D43589" w:rsidRDefault="007641CF" w:rsidP="00AD1B1B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rPrChange w:id="89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</w:pPr>
      <w:commentRangeStart w:id="90"/>
      <w:r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91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REFERÊNCIA</w:t>
      </w:r>
      <w:r w:rsidR="00E1616A" w:rsidRPr="00D43589">
        <w:rPr>
          <w:rFonts w:ascii="Times New Roman" w:hAnsi="Times New Roman" w:cs="Times New Roman"/>
          <w:b/>
          <w:color w:val="000000" w:themeColor="text1"/>
          <w:sz w:val="24"/>
          <w:szCs w:val="24"/>
          <w:rPrChange w:id="92" w:author="Isabella" w:date="2026-10-06T20:20:00Z">
            <w:rPr>
              <w:rFonts w:ascii="Times New Roman" w:hAnsi="Times New Roman" w:cs="Times New Roman"/>
              <w:b/>
              <w:sz w:val="24"/>
              <w:szCs w:val="24"/>
            </w:rPr>
          </w:rPrChange>
        </w:rPr>
        <w:t>S</w:t>
      </w:r>
      <w:commentRangeEnd w:id="90"/>
      <w:r w:rsidR="000656E9" w:rsidRPr="00D43589">
        <w:rPr>
          <w:rStyle w:val="Refdecomentrio"/>
          <w:rFonts w:ascii="Times New Roman" w:hAnsi="Times New Roman" w:cs="Times New Roman"/>
          <w:b/>
          <w:color w:val="000000" w:themeColor="text1"/>
          <w:sz w:val="24"/>
          <w:szCs w:val="24"/>
          <w:rPrChange w:id="93" w:author="Isabella" w:date="2026-10-06T20:20:00Z">
            <w:rPr>
              <w:rStyle w:val="Refdecomentrio"/>
              <w:rFonts w:ascii="Times New Roman" w:hAnsi="Times New Roman" w:cs="Times New Roman"/>
              <w:b/>
              <w:sz w:val="24"/>
              <w:szCs w:val="24"/>
            </w:rPr>
          </w:rPrChange>
        </w:rPr>
        <w:commentReference w:id="90"/>
      </w:r>
    </w:p>
    <w:p w14:paraId="7DFF7926" w14:textId="77777777" w:rsidR="00A52048" w:rsidRPr="00A52048" w:rsidRDefault="00A93D78" w:rsidP="00A52048">
      <w:pPr>
        <w:spacing w:before="200" w:line="240" w:lineRule="auto"/>
        <w:rPr>
          <w:color w:val="000000" w:themeColor="text1"/>
        </w:rPr>
      </w:pPr>
      <w:r w:rsidRPr="00D43589">
        <w:rPr>
          <w:rFonts w:ascii="Times New Roman" w:hAnsi="Times New Roman"/>
          <w:color w:val="000000" w:themeColor="text1"/>
          <w:sz w:val="24"/>
          <w:rPrChange w:id="94" w:author="Isabella" w:date="2026-10-06T20:20:00Z">
            <w:rPr>
              <w:rFonts w:ascii="Times New Roman" w:hAnsi="Times New Roman"/>
              <w:color w:val="1F4E79"/>
              <w:sz w:val="24"/>
            </w:rPr>
          </w:rPrChange>
        </w:rPr>
        <w:t>[</w:t>
      </w:r>
      <w:r w:rsidR="00A52048" w:rsidRPr="00A52048">
        <w:rPr>
          <w:color w:val="000000" w:themeColor="text1"/>
        </w:rPr>
        <w:t>COSTA JÚNIOR, João Fernando. Vida digital: como a tecnologia molda nossas relações e rotinas. Cadernos Zygmunt Bauman, v. 14, n. 35, 2024. DOI: 10.18764/2236-4099v14n35.2024.8.</w:t>
      </w:r>
    </w:p>
    <w:p w14:paraId="4CD7AE33" w14:textId="77777777" w:rsidR="00A52048" w:rsidRPr="00A52048" w:rsidRDefault="00A52048" w:rsidP="00A52048">
      <w:pPr>
        <w:spacing w:before="200" w:line="240" w:lineRule="auto"/>
        <w:rPr>
          <w:rFonts w:ascii="Times New Roman" w:hAnsi="Times New Roman"/>
          <w:color w:val="000000" w:themeColor="text1"/>
          <w:sz w:val="24"/>
        </w:rPr>
      </w:pPr>
      <w:r w:rsidRPr="00A52048">
        <w:rPr>
          <w:rFonts w:ascii="Times New Roman" w:hAnsi="Times New Roman"/>
          <w:color w:val="000000" w:themeColor="text1"/>
          <w:sz w:val="24"/>
        </w:rPr>
        <w:t>HAO, Qing-hong; PENG, Wei; WANG, Jun; TU, Yang; LI, Hui; ZHU, Tian-min. A correlação entre vício em internet e relacionamento interpessoal entre adolescentes e estudantes universitários com base no coeficiente de correlação de Pearson: uma revisão sistemática e meta-análise. Fronteiras na Psiquiatria, v. 13, 2022. DOI: 10.3389/fpsyt.2022.818494.</w:t>
      </w:r>
    </w:p>
    <w:p w14:paraId="0942BD10" w14:textId="77777777" w:rsidR="00A52048" w:rsidRPr="00A52048" w:rsidRDefault="00A52048" w:rsidP="00A52048">
      <w:pPr>
        <w:spacing w:before="200" w:line="240" w:lineRule="auto"/>
        <w:rPr>
          <w:rFonts w:ascii="Times New Roman" w:hAnsi="Times New Roman"/>
          <w:color w:val="000000" w:themeColor="text1"/>
          <w:sz w:val="24"/>
        </w:rPr>
      </w:pPr>
      <w:r w:rsidRPr="00A52048">
        <w:rPr>
          <w:rFonts w:ascii="Times New Roman" w:hAnsi="Times New Roman"/>
          <w:color w:val="000000" w:themeColor="text1"/>
          <w:sz w:val="24"/>
        </w:rPr>
        <w:t>MAESIMA, Giovania Mitie; GOMES, Lívia Sanseverino; LEVANDOWSKI, Daniela Centenaro. Internet e relacionamentos interpessoais: uma revisão narrativa crítica da literatura científica (2011-2020). Interações: Sociedade e as novas modernidades, n. 42, p. 22-47, 2022. DOI: 10.31211/interacoes.n42.2022.a2.]`</w:t>
      </w:r>
    </w:p>
    <w:p w14:paraId="087A0169" w14:textId="7AF5F661" w:rsidR="00C708FD" w:rsidRPr="00D43589" w:rsidRDefault="00C708FD" w:rsidP="00A52048">
      <w:pPr>
        <w:spacing w:before="200" w:line="240" w:lineRule="auto"/>
        <w:rPr>
          <w:rFonts w:ascii="Times New Roman" w:hAnsi="Times New Roman" w:cs="Times New Roman"/>
          <w:color w:val="000000" w:themeColor="text1"/>
          <w:sz w:val="24"/>
          <w:szCs w:val="24"/>
          <w:rPrChange w:id="95" w:author="Isabella" w:date="2026-10-06T20:20:00Z">
            <w:rPr>
              <w:rFonts w:ascii="Times New Roman" w:hAnsi="Times New Roman" w:cs="Times New Roman"/>
              <w:sz w:val="24"/>
              <w:szCs w:val="24"/>
            </w:rPr>
          </w:rPrChange>
        </w:rPr>
      </w:pPr>
    </w:p>
    <w:sectPr w:rsidR="00C708FD" w:rsidRPr="00D4358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NDRÉA" w:date="2022-03-18T13:35:00Z" w:initials="A">
    <w:p w14:paraId="4B94D636" w14:textId="77777777" w:rsidR="001736FF" w:rsidRDefault="001736FF">
      <w:pPr>
        <w:pStyle w:val="Textodecomentrio"/>
      </w:pPr>
      <w:r>
        <w:rPr>
          <w:rStyle w:val="Refdecomentrio"/>
        </w:rPr>
        <w:annotationRef/>
      </w:r>
      <w:r>
        <w:t>Espaçamento simples entre o nome dos alunos e do orientador. Espaçamento simples entre o nome e o e-mail (deve-se usar o da Instituição). Times New Roman. Tamanho 12. A Direita. Com inserção de nota de rodapé (menu referência/inserir nota de rodapé). Formatação de nota de rodapé: Espaçamento simples entre as notas. No máximo duas linhas para o orientador. Times New Roman. Tamanho 8. A esquerda.</w:t>
      </w:r>
    </w:p>
  </w:comment>
  <w:comment w:id="63" w:author="ANDRÉA" w:date="2021-09-03T12:53:00Z" w:initials="A">
    <w:p w14:paraId="27EAB0E2" w14:textId="77777777" w:rsidR="0030327C" w:rsidRDefault="0030327C" w:rsidP="00CD4A34">
      <w:pPr>
        <w:pStyle w:val="Textodecomentrio"/>
      </w:pPr>
      <w:r>
        <w:rPr>
          <w:rStyle w:val="Refdecomentrio"/>
        </w:rPr>
        <w:annotationRef/>
      </w:r>
      <w:r w:rsidR="00CD4A34">
        <w:t>Título do resumo: Times New Roman. Tamanho 14. Texto a esquerda. Negrito. Corpo do resumo: entre 600 a 700 palavras. Até 4700 caracteres contando os espaços em branco. Times New Roman. Tamanho 12. Texto Justificado. Sem recuo na 1ª linha. Espaçamento 1,5 entre linhas. Espaçamento (antes e depois) de parágrafo zerado (0). Resumo é texto corrido, sem subtítulos. Não é o resumo do artigo. Deve ser a mesma temática, mas com discussões diferenciadas do artigo.</w:t>
      </w:r>
    </w:p>
  </w:comment>
  <w:comment w:id="90" w:author="ANDRÉA" w:date="2022-03-18T14:03:00Z" w:initials="A">
    <w:p w14:paraId="71908AB7" w14:textId="68711667" w:rsidR="000656E9" w:rsidRPr="000656E9" w:rsidRDefault="000656E9" w:rsidP="000656E9">
      <w:pPr>
        <w:spacing w:before="20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Refdecomentrio"/>
        </w:rPr>
        <w:annotationRef/>
      </w:r>
      <w:r w:rsidR="00F341A9">
        <w:rPr>
          <w:rFonts w:ascii="Times New Roman" w:hAnsi="Times New Roman" w:cs="Times New Roman"/>
          <w:sz w:val="24"/>
          <w:szCs w:val="24"/>
        </w:rPr>
        <w:t xml:space="preserve">Somente referenciar o que foi utilizado na pesquisa/citação/no corpo do resumo. </w:t>
      </w:r>
      <w:r w:rsidRPr="0058428F">
        <w:rPr>
          <w:rFonts w:ascii="Times New Roman" w:hAnsi="Times New Roman" w:cs="Times New Roman"/>
          <w:sz w:val="24"/>
          <w:szCs w:val="24"/>
        </w:rPr>
        <w:t xml:space="preserve">Times New Roman. Tamanho 12. Texto </w:t>
      </w:r>
      <w:r>
        <w:rPr>
          <w:rFonts w:ascii="Times New Roman" w:hAnsi="Times New Roman" w:cs="Times New Roman"/>
          <w:sz w:val="24"/>
          <w:szCs w:val="24"/>
        </w:rPr>
        <w:t>a esquerda</w:t>
      </w:r>
      <w:r w:rsidRPr="0058428F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Sem r</w:t>
      </w:r>
      <w:r w:rsidRPr="0058428F">
        <w:rPr>
          <w:rFonts w:ascii="Times New Roman" w:hAnsi="Times New Roman" w:cs="Times New Roman"/>
          <w:sz w:val="24"/>
          <w:szCs w:val="24"/>
        </w:rPr>
        <w:t>ecuo 1ª linha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8428F">
        <w:rPr>
          <w:rFonts w:ascii="Times New Roman" w:hAnsi="Times New Roman" w:cs="Times New Roman"/>
          <w:sz w:val="24"/>
          <w:szCs w:val="24"/>
        </w:rPr>
        <w:t xml:space="preserve">Espaçamento </w:t>
      </w:r>
      <w:r>
        <w:rPr>
          <w:rFonts w:ascii="Times New Roman" w:hAnsi="Times New Roman" w:cs="Times New Roman"/>
          <w:sz w:val="24"/>
          <w:szCs w:val="24"/>
        </w:rPr>
        <w:t xml:space="preserve">simples na referência. Em ordem alfabética. Espaçamento entre uma referência e outra (antes e depois) 10 pontos. No formato ABNT*. </w:t>
      </w:r>
      <w:r w:rsidR="006E11E9">
        <w:rPr>
          <w:rFonts w:ascii="Times New Roman" w:hAnsi="Times New Roman" w:cs="Times New Roman"/>
          <w:sz w:val="24"/>
          <w:szCs w:val="24"/>
        </w:rPr>
        <w:t xml:space="preserve">Referência, obrigatoriamente, artigos científicos e livros da biblioteca da instituição. </w:t>
      </w:r>
      <w:r>
        <w:rPr>
          <w:rFonts w:ascii="Times New Roman" w:hAnsi="Times New Roman" w:cs="Times New Roman"/>
          <w:sz w:val="24"/>
          <w:szCs w:val="24"/>
        </w:rPr>
        <w:t xml:space="preserve">Preferência para ano de edição: </w:t>
      </w:r>
      <w:r w:rsidR="006E11E9">
        <w:rPr>
          <w:rFonts w:ascii="Times New Roman" w:hAnsi="Times New Roman" w:cs="Times New Roman"/>
          <w:sz w:val="24"/>
          <w:szCs w:val="24"/>
        </w:rPr>
        <w:t>2019</w:t>
      </w:r>
      <w:r>
        <w:rPr>
          <w:rFonts w:ascii="Times New Roman" w:hAnsi="Times New Roman" w:cs="Times New Roman"/>
          <w:sz w:val="24"/>
          <w:szCs w:val="24"/>
        </w:rPr>
        <w:t xml:space="preserve">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94D636" w15:done="0"/>
  <w15:commentEx w15:paraId="27EAB0E2" w15:done="0"/>
  <w15:commentEx w15:paraId="71908AB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94D636" w16cid:durableId="2E6FC492"/>
  <w16cid:commentId w16cid:paraId="27EAB0E2" w16cid:durableId="2E6FC493"/>
  <w16cid:commentId w16cid:paraId="71908AB7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E27E0" w14:textId="77777777" w:rsidR="007801AA" w:rsidRDefault="007801AA" w:rsidP="00FC70D8">
      <w:pPr>
        <w:spacing w:after="0" w:line="240" w:lineRule="auto"/>
      </w:pPr>
      <w:r>
        <w:separator/>
      </w:r>
    </w:p>
  </w:endnote>
  <w:endnote w:type="continuationSeparator" w:id="0">
    <w:p w14:paraId="1B897B08" w14:textId="77777777" w:rsidR="007801AA" w:rsidRDefault="007801AA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F0220" w14:textId="77777777" w:rsidR="007801AA" w:rsidRDefault="007801AA" w:rsidP="00FC70D8">
      <w:pPr>
        <w:spacing w:after="0" w:line="240" w:lineRule="auto"/>
      </w:pPr>
      <w:r>
        <w:separator/>
      </w:r>
    </w:p>
  </w:footnote>
  <w:footnote w:type="continuationSeparator" w:id="0">
    <w:p w14:paraId="67947C18" w14:textId="77777777" w:rsidR="007801AA" w:rsidRDefault="007801AA" w:rsidP="00FC70D8">
      <w:pPr>
        <w:spacing w:after="0" w:line="240" w:lineRule="auto"/>
      </w:pPr>
      <w:r>
        <w:continuationSeparator/>
      </w:r>
    </w:p>
  </w:footnote>
  <w:footnote w:id="1">
    <w:p w14:paraId="5A37C5F8" w14:textId="0A6924B8" w:rsidR="0072291A" w:rsidRPr="006D5DF8" w:rsidRDefault="0072291A" w:rsidP="0072291A">
      <w:pPr>
        <w:pStyle w:val="Textodenotaderodap"/>
        <w:rPr>
          <w:rStyle w:val="Refdenotaderodap"/>
          <w:rFonts w:ascii="Times New Roman" w:hAnsi="Times New Roman" w:cs="Times New Roman"/>
          <w:sz w:val="16"/>
          <w:szCs w:val="16"/>
        </w:rPr>
      </w:pPr>
      <w:r w:rsidRPr="006D5DF8">
        <w:rPr>
          <w:rFonts w:ascii="Times New Roman" w:hAnsi="Times New Roman" w:cs="Times New Roman"/>
          <w:sz w:val="16"/>
          <w:szCs w:val="16"/>
          <w:vertAlign w:val="superscript"/>
          <w:rPrChange w:id="10" w:author="Isabella" w:date="2026-10-06T19:10:00Z">
            <w:rPr>
              <w:color w:val="FF0000"/>
              <w:vertAlign w:val="superscript"/>
            </w:rPr>
          </w:rPrChange>
        </w:rPr>
        <w:footnoteRef/>
      </w:r>
      <w:r w:rsidRPr="006D5DF8">
        <w:rPr>
          <w:rFonts w:ascii="Times New Roman" w:hAnsi="Times New Roman" w:cs="Times New Roman"/>
          <w:sz w:val="16"/>
          <w:szCs w:val="16"/>
          <w:rPrChange w:id="11" w:author="Isabella" w:date="2026-10-06T19:10:00Z">
            <w:rPr>
              <w:color w:val="FF0000"/>
            </w:rPr>
          </w:rPrChange>
        </w:rPr>
        <w:t xml:space="preserve"> </w:t>
      </w:r>
      <w:ins w:id="12" w:author="Isabella" w:date="2026-10-06T19:06:00Z">
        <w:r w:rsidR="006D5DF8" w:rsidRPr="006D5DF8">
          <w:rPr>
            <w:rFonts w:ascii="Times New Roman" w:hAnsi="Times New Roman" w:cs="Times New Roman"/>
            <w:sz w:val="16"/>
            <w:szCs w:val="16"/>
            <w:rPrChange w:id="13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14" w:author="Isabella" w:date="2026-10-06T19:06:00Z">
        <w:r w:rsidRPr="006D5DF8" w:rsidDel="006D5DF8">
          <w:rPr>
            <w:rFonts w:ascii="Times New Roman" w:hAnsi="Times New Roman" w:cs="Times New Roman"/>
            <w:sz w:val="16"/>
            <w:szCs w:val="16"/>
            <w:rPrChange w:id="15" w:author="Isabella" w:date="2026-10-06T19:10:00Z">
              <w:rPr>
                <w:color w:val="FF0000"/>
              </w:rPr>
            </w:rPrChange>
          </w:rPr>
          <w:delText>E-mai</w:delText>
        </w:r>
        <w:r w:rsidR="00370E91" w:rsidRPr="006D5DF8" w:rsidDel="006D5DF8">
          <w:rPr>
            <w:rFonts w:ascii="Times New Roman" w:hAnsi="Times New Roman" w:cs="Times New Roman"/>
            <w:sz w:val="16"/>
            <w:szCs w:val="16"/>
            <w:rPrChange w:id="16" w:author="Isabella" w:date="2026-10-06T19:10:00Z">
              <w:rPr>
                <w:rFonts w:ascii="Times New Roman" w:hAnsi="Times New Roman" w:cs="Times New Roman"/>
                <w:color w:val="FF0000"/>
                <w:sz w:val="16"/>
                <w:szCs w:val="16"/>
              </w:rPr>
            </w:rPrChange>
          </w:rPr>
          <w:delText>l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17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18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  <w:rPrChange w:id="19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20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  <w:rPrChange w:id="21" w:author="Isabella" w:date="2026-10-06T19:10:00Z">
              <w:rPr/>
            </w:rPrChange>
          </w:rPr>
          <w:delText>-</w:delText>
        </w:r>
      </w:del>
      <w:ins w:id="22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-</w:t>
        </w:r>
      </w:ins>
      <w:r w:rsidRPr="006D5DF8">
        <w:rPr>
          <w:rFonts w:ascii="Times New Roman" w:hAnsi="Times New Roman" w:cs="Times New Roman"/>
          <w:sz w:val="16"/>
          <w:szCs w:val="16"/>
          <w:rPrChange w:id="23" w:author="Isabella" w:date="2026-10-06T19:10:00Z">
            <w:rPr/>
          </w:rPrChange>
        </w:rPr>
        <w:t xml:space="preserve"> </w:t>
      </w:r>
      <w:del w:id="24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Lattes </w:delText>
        </w:r>
      </w:del>
      <w:ins w:id="25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ID Lattes: </w:t>
        </w:r>
        <w:r w:rsidR="006D5DF8" w:rsidRPr="006D5DF8">
          <w:rPr>
            <w:rFonts w:ascii="Times New Roman" w:hAnsi="Times New Roman" w:cs="Times New Roman"/>
            <w:sz w:val="16"/>
            <w:szCs w:val="16"/>
            <w:shd w:val="clear" w:color="auto" w:fill="FFFFFF"/>
            <w:rPrChange w:id="26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</w:t>
        </w:r>
      </w:ins>
      <w:del w:id="27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28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29" w:author="Isabella" w:date="2026-10-06T19:09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ORCID - </w:delText>
        </w:r>
      </w:del>
      <w:r w:rsidRPr="006D5DF8">
        <w:rPr>
          <w:rFonts w:ascii="Times New Roman" w:hAnsi="Times New Roman" w:cs="Times New Roman"/>
          <w:sz w:val="16"/>
          <w:szCs w:val="16"/>
        </w:rPr>
        <w:t>Graduação</w:t>
      </w:r>
      <w:ins w:id="30" w:author="Isabella" w:date="2026-10-06T19:09:00Z">
        <w:r w:rsidR="006D5DF8" w:rsidRPr="006D5DF8">
          <w:rPr>
            <w:rFonts w:ascii="Times New Roman" w:hAnsi="Times New Roman" w:cs="Times New Roman"/>
            <w:sz w:val="16"/>
            <w:szCs w:val="16"/>
          </w:rPr>
          <w:t xml:space="preserve"> em Análise e Desenvolvimento de Sistemas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del w:id="31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>-</w:delText>
        </w:r>
      </w:del>
      <w:ins w:id="32" w:author="Isabella" w:date="2026-10-06T19:10:00Z">
        <w:r w:rsidR="006D5DF8" w:rsidRPr="006D5DF8">
          <w:rPr>
            <w:rFonts w:ascii="Times New Roman" w:hAnsi="Times New Roman" w:cs="Times New Roman"/>
            <w:sz w:val="16"/>
            <w:szCs w:val="16"/>
          </w:rPr>
          <w:t>-</w:t>
        </w:r>
      </w:ins>
      <w:r w:rsidRPr="006D5DF8">
        <w:rPr>
          <w:rFonts w:ascii="Times New Roman" w:hAnsi="Times New Roman" w:cs="Times New Roman"/>
          <w:sz w:val="16"/>
          <w:szCs w:val="16"/>
        </w:rPr>
        <w:t xml:space="preserve"> Especialização</w:t>
      </w:r>
      <w:ins w:id="33" w:author="Isabella" w:date="2026-10-06T19:10:00Z">
        <w:r w:rsidR="006D5DF8">
          <w:rPr>
            <w:rFonts w:ascii="Times New Roman" w:hAnsi="Times New Roman" w:cs="Times New Roman"/>
            <w:sz w:val="16"/>
            <w:szCs w:val="16"/>
          </w:rPr>
          <w:t xml:space="preserve"> em Algoritmos e Lógica de Programação</w:t>
        </w:r>
      </w:ins>
      <w:del w:id="34" w:author="Isabella" w:date="2026-10-06T19:10:00Z">
        <w:r w:rsidRPr="006D5DF8" w:rsidDel="006D5DF8">
          <w:rPr>
            <w:rFonts w:ascii="Times New Roman" w:hAnsi="Times New Roman" w:cs="Times New Roman"/>
            <w:sz w:val="16"/>
            <w:szCs w:val="16"/>
          </w:rPr>
          <w:delText xml:space="preserve"> - Mestrado - </w:delText>
        </w:r>
        <w:r w:rsidRPr="006D5DF8" w:rsidDel="006D5DF8">
          <w:rPr>
            <w:rFonts w:ascii="Times New Roman" w:hAnsi="Times New Roman" w:cs="Times New Roman"/>
            <w:sz w:val="16"/>
            <w:szCs w:val="16"/>
            <w:rPrChange w:id="35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31904EA6" w:rsidR="00FC70D8" w:rsidRPr="006D5DF8" w:rsidRDefault="00FC70D8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40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>e-mail</w:t>
      </w:r>
      <w:r w:rsidR="00595417" w:rsidRPr="006D5DF8">
        <w:rPr>
          <w:rFonts w:ascii="Times New Roman" w:hAnsi="Times New Roman" w:cs="Times New Roman"/>
          <w:sz w:val="16"/>
          <w:szCs w:val="16"/>
          <w:rPrChange w:id="41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 </w:t>
      </w:r>
      <w:r w:rsidR="00595417"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="00595417" w:rsidRPr="006D5DF8">
        <w:rPr>
          <w:rFonts w:ascii="Times New Roman" w:hAnsi="Times New Roman" w:cs="Times New Roman"/>
          <w:sz w:val="16"/>
          <w:szCs w:val="16"/>
          <w:rPrChange w:id="42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="00595417"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r w:rsidR="00A52048">
        <w:rPr>
          <w:rFonts w:ascii="Times New Roman" w:hAnsi="Times New Roman" w:cs="Times New Roman"/>
          <w:sz w:val="16"/>
          <w:szCs w:val="16"/>
        </w:rPr>
        <w:t>1</w:t>
      </w:r>
      <w:r w:rsidR="00595417"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A07B874" w14:textId="69227508" w:rsidR="00595417" w:rsidRPr="006D5DF8" w:rsidRDefault="00595417">
      <w:pPr>
        <w:pStyle w:val="Textodenotaderodap"/>
        <w:rPr>
          <w:rFonts w:ascii="Times New Roman" w:hAnsi="Times New Roman" w:cs="Times New Roman"/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47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48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r w:rsidR="00A52048">
        <w:rPr>
          <w:rFonts w:ascii="Times New Roman" w:hAnsi="Times New Roman" w:cs="Times New Roman"/>
          <w:sz w:val="16"/>
          <w:szCs w:val="16"/>
        </w:rPr>
        <w:t>1</w:t>
      </w:r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453C309A" w14:textId="2E8D7356" w:rsidR="00595417" w:rsidRPr="00595417" w:rsidRDefault="00595417">
      <w:pPr>
        <w:pStyle w:val="Textodenotaderodap"/>
        <w:rPr>
          <w:sz w:val="16"/>
          <w:szCs w:val="16"/>
        </w:rPr>
      </w:pPr>
      <w:r w:rsidRPr="006D5DF8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6D5DF8">
        <w:rPr>
          <w:rFonts w:ascii="Times New Roman" w:hAnsi="Times New Roman" w:cs="Times New Roman"/>
          <w:sz w:val="16"/>
          <w:szCs w:val="16"/>
        </w:rPr>
        <w:t xml:space="preserve"> </w:t>
      </w:r>
      <w:r w:rsidRPr="006D5DF8">
        <w:rPr>
          <w:rFonts w:ascii="Times New Roman" w:hAnsi="Times New Roman" w:cs="Times New Roman"/>
          <w:sz w:val="16"/>
          <w:szCs w:val="16"/>
          <w:rPrChange w:id="53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e-mail </w:t>
      </w:r>
      <w:r w:rsidRPr="006D5DF8">
        <w:rPr>
          <w:rFonts w:ascii="Times New Roman" w:hAnsi="Times New Roman" w:cs="Times New Roman"/>
          <w:sz w:val="16"/>
          <w:szCs w:val="16"/>
        </w:rPr>
        <w:t xml:space="preserve">- </w:t>
      </w:r>
      <w:r w:rsidRPr="006D5DF8">
        <w:rPr>
          <w:rFonts w:ascii="Times New Roman" w:hAnsi="Times New Roman" w:cs="Times New Roman"/>
          <w:sz w:val="16"/>
          <w:szCs w:val="16"/>
          <w:rPrChange w:id="54" w:author="Isabella" w:date="2026-10-06T19:09:00Z">
            <w:rPr>
              <w:rFonts w:ascii="Times New Roman" w:hAnsi="Times New Roman" w:cs="Times New Roman"/>
              <w:color w:val="FF0000"/>
              <w:sz w:val="16"/>
              <w:szCs w:val="16"/>
            </w:rPr>
          </w:rPrChange>
        </w:rPr>
        <w:t xml:space="preserve">RGM </w:t>
      </w:r>
      <w:r w:rsidRPr="006D5DF8">
        <w:rPr>
          <w:rFonts w:ascii="Times New Roman" w:hAnsi="Times New Roman" w:cs="Times New Roman"/>
          <w:sz w:val="16"/>
          <w:szCs w:val="16"/>
        </w:rPr>
        <w:t>- Centro Universitário Braz Cubas - Graduando em Análise e Desenvolvimento de Sistemas (</w:t>
      </w:r>
      <w:r w:rsidR="00A52048">
        <w:rPr>
          <w:rFonts w:ascii="Times New Roman" w:hAnsi="Times New Roman" w:cs="Times New Roman"/>
          <w:sz w:val="16"/>
          <w:szCs w:val="16"/>
        </w:rPr>
        <w:t>1</w:t>
      </w:r>
      <w:r w:rsidRPr="006D5DF8">
        <w:rPr>
          <w:rFonts w:ascii="Times New Roman" w:hAnsi="Times New Roman" w:cs="Times New Roman"/>
          <w:sz w:val="16"/>
          <w:szCs w:val="16"/>
        </w:rPr>
        <w:t>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C464F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164BEDE5" wp14:editId="79F229BA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sabella">
    <w15:presenceInfo w15:providerId="AD" w15:userId="S::isousa@pf.brazcubas.edu.br::54db16e1-b3c5-4b78-a2be-3bfe28968c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0D8"/>
    <w:rsid w:val="00013226"/>
    <w:rsid w:val="0001397A"/>
    <w:rsid w:val="00060B4B"/>
    <w:rsid w:val="000656E9"/>
    <w:rsid w:val="000819CF"/>
    <w:rsid w:val="00086742"/>
    <w:rsid w:val="00086F56"/>
    <w:rsid w:val="00092B78"/>
    <w:rsid w:val="000A2BBF"/>
    <w:rsid w:val="00167E78"/>
    <w:rsid w:val="001736FF"/>
    <w:rsid w:val="001A7A3D"/>
    <w:rsid w:val="001E29AC"/>
    <w:rsid w:val="0024210A"/>
    <w:rsid w:val="00264E24"/>
    <w:rsid w:val="00271CA6"/>
    <w:rsid w:val="00291333"/>
    <w:rsid w:val="0030327C"/>
    <w:rsid w:val="00312DE8"/>
    <w:rsid w:val="00370E91"/>
    <w:rsid w:val="003A5BF3"/>
    <w:rsid w:val="003A6119"/>
    <w:rsid w:val="00413C9C"/>
    <w:rsid w:val="0043189E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22EE0"/>
    <w:rsid w:val="00623E37"/>
    <w:rsid w:val="006D5DF8"/>
    <w:rsid w:val="006E11E9"/>
    <w:rsid w:val="006F1A2F"/>
    <w:rsid w:val="006F358C"/>
    <w:rsid w:val="0072291A"/>
    <w:rsid w:val="007432CF"/>
    <w:rsid w:val="007641CF"/>
    <w:rsid w:val="007769ED"/>
    <w:rsid w:val="007801AA"/>
    <w:rsid w:val="00802998"/>
    <w:rsid w:val="008525B0"/>
    <w:rsid w:val="00896F23"/>
    <w:rsid w:val="008B4F7B"/>
    <w:rsid w:val="008D679D"/>
    <w:rsid w:val="00931D64"/>
    <w:rsid w:val="009529EC"/>
    <w:rsid w:val="00973471"/>
    <w:rsid w:val="009855E4"/>
    <w:rsid w:val="009B6A4D"/>
    <w:rsid w:val="009C17FE"/>
    <w:rsid w:val="009E7859"/>
    <w:rsid w:val="00A51101"/>
    <w:rsid w:val="00A52048"/>
    <w:rsid w:val="00A70F89"/>
    <w:rsid w:val="00A866D7"/>
    <w:rsid w:val="00A93D78"/>
    <w:rsid w:val="00AD1B1B"/>
    <w:rsid w:val="00AE49E2"/>
    <w:rsid w:val="00AF01D1"/>
    <w:rsid w:val="00B1526F"/>
    <w:rsid w:val="00B2763F"/>
    <w:rsid w:val="00B2795B"/>
    <w:rsid w:val="00BB1BED"/>
    <w:rsid w:val="00BC1501"/>
    <w:rsid w:val="00C259E1"/>
    <w:rsid w:val="00C708FD"/>
    <w:rsid w:val="00CC7DDE"/>
    <w:rsid w:val="00CD4A34"/>
    <w:rsid w:val="00CF5578"/>
    <w:rsid w:val="00CF7C84"/>
    <w:rsid w:val="00D43589"/>
    <w:rsid w:val="00D716B8"/>
    <w:rsid w:val="00DC2717"/>
    <w:rsid w:val="00E13575"/>
    <w:rsid w:val="00E1616A"/>
    <w:rsid w:val="00E6025C"/>
    <w:rsid w:val="00E80D60"/>
    <w:rsid w:val="00E93B7B"/>
    <w:rsid w:val="00EA2D91"/>
    <w:rsid w:val="00EB3286"/>
    <w:rsid w:val="00EC68F0"/>
    <w:rsid w:val="00ED28C6"/>
    <w:rsid w:val="00F133D1"/>
    <w:rsid w:val="00F341A9"/>
    <w:rsid w:val="00F670B9"/>
    <w:rsid w:val="00F7244C"/>
    <w:rsid w:val="00F72D6C"/>
    <w:rsid w:val="00FB2246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664F6"/>
  <w15:docId w15:val="{1672F570-EC95-4C15-A544-084778DC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6F358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520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591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SOFIA CRISTINA ALVES</cp:lastModifiedBy>
  <cp:revision>2</cp:revision>
  <cp:lastPrinted>2021-08-29T20:44:00Z</cp:lastPrinted>
  <dcterms:created xsi:type="dcterms:W3CDTF">2026-10-15T03:00:00Z</dcterms:created>
  <dcterms:modified xsi:type="dcterms:W3CDTF">2026-10-15T03:00:00Z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2026-10-15T02:29:40Z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5d962641-db58-41b5-b556-2544f55260ee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